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4"/>
          <w:szCs w:val="24"/>
        </w:rPr>
        <w:t xml:space="preserve">CỘNG HÒA XÃ HỘI CHỦ NGHĨA VIỆT NAM</w:t>
      </w:r>
    </w:p>
    <w:p>
      <w:pPr>
        <w:spacing w:after="40"/>
        <w:jc w:val="center"/>
      </w:pPr>
      <w:r>
        <w:rPr>
          <w:rFonts w:ascii="Times New Roman" w:cs="Times New Roman" w:eastAsia="Times New Roman" w:hAnsi="Times New Roman"/>
          <w:b/>
          <w:bCs/>
          <w:sz w:val="24"/>
          <w:szCs w:val="24"/>
        </w:rPr>
        <w:t xml:space="preserve">Độc lập - Tự do - Hạnh phúc</w:t>
      </w:r>
    </w:p>
    <w:p>
      <w:pPr>
        <w:spacing w:after="20"/>
        <w:jc w:val="center"/>
      </w:pPr>
      <w:r>
        <w:rPr>
          <w:rFonts w:ascii="Times New Roman" w:cs="Times New Roman" w:eastAsia="Times New Roman" w:hAnsi="Times New Roman"/>
          <w:sz w:val="22"/>
          <w:szCs w:val="22"/>
        </w:rPr>
        <w:t xml:space="preserve">───────── ✦ ─────────</w:t>
      </w:r>
    </w:p>
    <w:p>
      <w:pPr>
        <w:spacing w:after="80"/>
      </w:pPr>
      <w:r>
        <w:rPr>
          <w:sz w:val="22"/>
          <w:szCs w:val="22"/>
        </w:rPr>
        <w:t xml:space="preserve"/>
      </w:r>
    </w:p>
    <w:p>
      <w:pPr>
        <w:spacing w:after="40"/>
        <w:jc w:val="center"/>
      </w:pPr>
      <w:r>
        <w:rPr>
          <w:rFonts w:ascii="Times New Roman" w:cs="Times New Roman" w:eastAsia="Times New Roman" w:hAnsi="Times New Roman"/>
          <w:b/>
          <w:bCs/>
          <w:sz w:val="28"/>
          <w:szCs w:val="28"/>
        </w:rPr>
        <w:t xml:space="preserve">HỢP ĐỒNG CUNG CẤP DỊCH VỤ CÔNG NGHỆ THÔNG TIN</w:t>
      </w:r>
    </w:p>
    <w:p>
      <w:pPr>
        <w:spacing w:after="40"/>
        <w:jc w:val="center"/>
      </w:pPr>
      <w:r>
        <w:rPr>
          <w:rFonts w:ascii="Times New Roman" w:cs="Times New Roman" w:eastAsia="Times New Roman" w:hAnsi="Times New Roman"/>
          <w:i/>
          <w:iCs/>
          <w:sz w:val="22"/>
          <w:szCs w:val="22"/>
        </w:rPr>
        <w:t xml:space="preserve">Số: ……/20…/HĐDV-CNTT</w:t>
      </w:r>
    </w:p>
    <w:p>
      <w:pPr>
        <w:spacing w:after="80"/>
      </w:pPr>
      <w:r>
        <w:rPr>
          <w:sz w:val="22"/>
          <w:szCs w:val="22"/>
        </w:rPr>
        <w:t xml:space="preserve"/>
      </w:r>
    </w:p>
    <w:p>
      <w:pPr>
        <w:spacing w:after="100" w:before="240"/>
      </w:pPr>
      <w:r>
        <w:rPr>
          <w:rFonts w:ascii="Times New Roman" w:cs="Times New Roman" w:eastAsia="Times New Roman" w:hAnsi="Times New Roman"/>
          <w:b/>
          <w:bCs/>
          <w:sz w:val="22"/>
          <w:szCs w:val="22"/>
        </w:rPr>
        <w:t xml:space="preserve">CĂN CỨ PHÁP LÝ</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 Bộ luật Dân sự số 91/2015/QH13 ngày 24/11/2015;</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 Luật Thương mại số 36/2005/QH11 ngày 14/6/2005;</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 Luật Công nghệ thông tin số 67/2006/QH11 ngày 29/6/2006 (hợp nhất theo Văn bản số 65/VBHN-VPQH năm 2025);</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 Luật Giao dịch điện tử số 20/2023/QH15 ngày 22/6/2023;</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 Luật An toàn thông tin mạng số 86/2015/QH13 ngày 19/11/2015;</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 Luật An ninh mạng số 24/2018/QH14 ngày 12/6/2018;</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 Nghị định số 13/2023/NĐ-CP ngày 17/4/2023 về bảo vệ dữ liệu cá nhân;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 Nghị định số 73/2019/NĐ-CP ngày 05/9/2019 về quản lý đầu tư ứng dụng CNTT sử dụng nguồn vốn NSNN (sửa đổi bởi Nghị định số 82/2024/NĐ-CP ngày 10/7/2024);</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 Thông tư số 16/2024/TT-BTTTT ngày 30/12/2024 của Bộ TT&amp;TT (có hiệu lực từ ngày 14/02/2025);</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 Căn cứ nhu cầu và khả năng của hai bên.</w:t>
      </w:r>
    </w:p>
    <w:p>
      <w:pPr>
        <w:spacing w:after="80"/>
      </w:pPr>
      <w:r>
        <w:rPr>
          <w:sz w:val="22"/>
          <w:szCs w:val="22"/>
        </w:rPr>
        <w:t xml:space="preserve"/>
      </w:r>
    </w:p>
    <w:p>
      <w:pPr>
        <w:spacing w:after="120" w:before="0" w:line="276"/>
        <w:jc w:val="both"/>
      </w:pPr>
      <w:r>
        <w:rPr>
          <w:rFonts w:ascii="Times New Roman" w:cs="Times New Roman" w:eastAsia="Times New Roman" w:hAnsi="Times New Roman"/>
          <w:b w:val="false"/>
          <w:bCs w:val="false"/>
          <w:i w:val="false"/>
          <w:iCs w:val="false"/>
          <w:sz w:val="22"/>
          <w:szCs w:val="22"/>
        </w:rPr>
        <w:t xml:space="preserve">Hôm nay, ngày …… tháng …… năm 20……, tại ……………………………………………</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Chúng tôi gồm:</w:t>
      </w:r>
    </w:p>
    <w:p>
      <w:pPr>
        <w:spacing w:after="80"/>
      </w:pPr>
      <w:r>
        <w:rPr>
          <w:sz w:val="22"/>
          <w:szCs w:val="22"/>
        </w:rPr>
        <w:t xml:space="preserve"/>
      </w:r>
    </w:p>
    <w:p>
      <w:pPr>
        <w:spacing w:after="100" w:before="240"/>
      </w:pPr>
      <w:r>
        <w:rPr>
          <w:rFonts w:ascii="Times New Roman" w:cs="Times New Roman" w:eastAsia="Times New Roman" w:hAnsi="Times New Roman"/>
          <w:b/>
          <w:bCs/>
          <w:sz w:val="22"/>
          <w:szCs w:val="22"/>
        </w:rPr>
        <w:t xml:space="preserve">BÊN A: BÊN SỬ DỤNG DỊCH VỤ (sau đây gọi là "Bên A")</w:t>
      </w:r>
    </w:p>
    <w:p>
      <w:pPr>
        <w:spacing w:after="80" w:line="276"/>
        <w:jc w:val="both"/>
      </w:pPr>
      <w:r>
        <w:rPr>
          <w:rFonts w:ascii="Times New Roman" w:cs="Times New Roman" w:eastAsia="Times New Roman" w:hAnsi="Times New Roman"/>
          <w:b/>
          <w:bCs/>
          <w:sz w:val="22"/>
          <w:szCs w:val="22"/>
        </w:rPr>
        <w:t xml:space="preserve">Tên đơn vị/Công ty: </w:t>
      </w:r>
      <w:r>
        <w:rPr>
          <w:rFonts w:ascii="Times New Roman" w:cs="Times New Roman" w:eastAsia="Times New Roman" w:hAnsi="Times New Roman"/>
          <w:sz w:val="22"/>
          <w:szCs w:val="22"/>
        </w:rPr>
        <w:t xml:space="preserve">………………………………………………………………………</w:t>
      </w:r>
    </w:p>
    <w:p>
      <w:pPr>
        <w:spacing w:after="80" w:line="276"/>
        <w:jc w:val="both"/>
      </w:pPr>
      <w:r>
        <w:rPr>
          <w:rFonts w:ascii="Times New Roman" w:cs="Times New Roman" w:eastAsia="Times New Roman" w:hAnsi="Times New Roman"/>
          <w:b/>
          <w:bCs/>
          <w:sz w:val="22"/>
          <w:szCs w:val="22"/>
        </w:rPr>
        <w:t xml:space="preserve">Địa chỉ trụ sở: </w:t>
      </w:r>
      <w:r>
        <w:rPr>
          <w:rFonts w:ascii="Times New Roman" w:cs="Times New Roman" w:eastAsia="Times New Roman" w:hAnsi="Times New Roman"/>
          <w:sz w:val="22"/>
          <w:szCs w:val="22"/>
        </w:rPr>
        <w:t xml:space="preserve">………………………………………………………………………………</w:t>
      </w:r>
    </w:p>
    <w:p>
      <w:pPr>
        <w:spacing w:after="80" w:line="276"/>
        <w:jc w:val="both"/>
      </w:pPr>
      <w:r>
        <w:rPr>
          <w:rFonts w:ascii="Times New Roman" w:cs="Times New Roman" w:eastAsia="Times New Roman" w:hAnsi="Times New Roman"/>
          <w:b/>
          <w:bCs/>
          <w:sz w:val="22"/>
          <w:szCs w:val="22"/>
        </w:rPr>
        <w:t xml:space="preserve">Mã số thuế: </w:t>
      </w:r>
      <w:r>
        <w:rPr>
          <w:rFonts w:ascii="Times New Roman" w:cs="Times New Roman" w:eastAsia="Times New Roman" w:hAnsi="Times New Roman"/>
          <w:sz w:val="22"/>
          <w:szCs w:val="22"/>
        </w:rPr>
        <w:t xml:space="preserve">………………………………………………………………………………………</w:t>
      </w:r>
    </w:p>
    <w:p>
      <w:pPr>
        <w:spacing w:after="80" w:line="276"/>
        <w:jc w:val="both"/>
      </w:pPr>
      <w:r>
        <w:rPr>
          <w:rFonts w:ascii="Times New Roman" w:cs="Times New Roman" w:eastAsia="Times New Roman" w:hAnsi="Times New Roman"/>
          <w:b/>
          <w:bCs/>
          <w:sz w:val="22"/>
          <w:szCs w:val="22"/>
        </w:rPr>
        <w:t xml:space="preserve">Điện thoại: </w:t>
      </w:r>
      <w:r>
        <w:rPr>
          <w:rFonts w:ascii="Times New Roman" w:cs="Times New Roman" w:eastAsia="Times New Roman" w:hAnsi="Times New Roman"/>
          <w:sz w:val="22"/>
          <w:szCs w:val="22"/>
        </w:rPr>
        <w:t xml:space="preserve">…………………………… Email: ……………………………………………</w:t>
      </w:r>
    </w:p>
    <w:p>
      <w:pPr>
        <w:spacing w:after="80" w:line="276"/>
        <w:jc w:val="both"/>
      </w:pPr>
      <w:r>
        <w:rPr>
          <w:rFonts w:ascii="Times New Roman" w:cs="Times New Roman" w:eastAsia="Times New Roman" w:hAnsi="Times New Roman"/>
          <w:b/>
          <w:bCs/>
          <w:sz w:val="22"/>
          <w:szCs w:val="22"/>
        </w:rPr>
        <w:t xml:space="preserve">Tài khoản số: </w:t>
      </w:r>
      <w:r>
        <w:rPr>
          <w:rFonts w:ascii="Times New Roman" w:cs="Times New Roman" w:eastAsia="Times New Roman" w:hAnsi="Times New Roman"/>
          <w:sz w:val="22"/>
          <w:szCs w:val="22"/>
        </w:rPr>
        <w:t xml:space="preserve">…………………… tại Ngân hàng: …………………………………</w:t>
      </w:r>
    </w:p>
    <w:p>
      <w:pPr>
        <w:spacing w:after="80" w:line="276"/>
        <w:jc w:val="both"/>
      </w:pPr>
      <w:r>
        <w:rPr>
          <w:rFonts w:ascii="Times New Roman" w:cs="Times New Roman" w:eastAsia="Times New Roman" w:hAnsi="Times New Roman"/>
          <w:b/>
          <w:bCs/>
          <w:sz w:val="22"/>
          <w:szCs w:val="22"/>
        </w:rPr>
        <w:t xml:space="preserve">Đại diện bởi: </w:t>
      </w:r>
      <w:r>
        <w:rPr>
          <w:rFonts w:ascii="Times New Roman" w:cs="Times New Roman" w:eastAsia="Times New Roman" w:hAnsi="Times New Roman"/>
          <w:sz w:val="22"/>
          <w:szCs w:val="22"/>
        </w:rPr>
        <w:t xml:space="preserve">Ông/Bà ……………………………… Chức vụ: ……………………</w:t>
      </w:r>
    </w:p>
    <w:p>
      <w:pPr>
        <w:spacing w:after="120" w:before="0" w:line="276"/>
        <w:jc w:val="both"/>
      </w:pPr>
      <w:r>
        <w:rPr>
          <w:rFonts w:ascii="Times New Roman" w:cs="Times New Roman" w:eastAsia="Times New Roman" w:hAnsi="Times New Roman"/>
          <w:b w:val="false"/>
          <w:bCs w:val="false"/>
          <w:i/>
          <w:iCs/>
          <w:sz w:val="22"/>
          <w:szCs w:val="22"/>
        </w:rPr>
        <w:t xml:space="preserve">(Theo Giấy ủy quyền số ……… ngày ……/……/…… — nếu có)</w:t>
      </w:r>
    </w:p>
    <w:p>
      <w:pPr>
        <w:spacing w:after="80"/>
      </w:pPr>
      <w:r>
        <w:rPr>
          <w:sz w:val="22"/>
          <w:szCs w:val="22"/>
        </w:rPr>
        <w:t xml:space="preserve"/>
      </w:r>
    </w:p>
    <w:p>
      <w:pPr>
        <w:spacing w:after="100" w:before="240"/>
      </w:pPr>
      <w:r>
        <w:rPr>
          <w:rFonts w:ascii="Times New Roman" w:cs="Times New Roman" w:eastAsia="Times New Roman" w:hAnsi="Times New Roman"/>
          <w:b/>
          <w:bCs/>
          <w:sz w:val="22"/>
          <w:szCs w:val="22"/>
        </w:rPr>
        <w:t xml:space="preserve">BÊN B: BÊN CUNG CẤP DỊCH VỤ (sau đây gọi là "Bên B")</w:t>
      </w:r>
    </w:p>
    <w:p>
      <w:pPr>
        <w:spacing w:after="80" w:line="276"/>
        <w:jc w:val="both"/>
      </w:pPr>
      <w:r>
        <w:rPr>
          <w:rFonts w:ascii="Times New Roman" w:cs="Times New Roman" w:eastAsia="Times New Roman" w:hAnsi="Times New Roman"/>
          <w:b/>
          <w:bCs/>
          <w:sz w:val="22"/>
          <w:szCs w:val="22"/>
        </w:rPr>
        <w:t xml:space="preserve">Tên đơn vị/Công ty: </w:t>
      </w:r>
      <w:r>
        <w:rPr>
          <w:rFonts w:ascii="Times New Roman" w:cs="Times New Roman" w:eastAsia="Times New Roman" w:hAnsi="Times New Roman"/>
          <w:sz w:val="22"/>
          <w:szCs w:val="22"/>
        </w:rPr>
        <w:t xml:space="preserve">CÔNG TY TNHH PHÁT TRIỂN HỒNG HÂN</w:t>
      </w:r>
    </w:p>
    <w:p>
      <w:pPr>
        <w:spacing w:after="80" w:line="276"/>
        <w:jc w:val="both"/>
      </w:pPr>
      <w:r>
        <w:rPr>
          <w:rFonts w:ascii="Times New Roman" w:cs="Times New Roman" w:eastAsia="Times New Roman" w:hAnsi="Times New Roman"/>
          <w:b/>
          <w:bCs/>
          <w:sz w:val="22"/>
          <w:szCs w:val="22"/>
        </w:rPr>
        <w:t xml:space="preserve">Địa chỉ trụ sở: </w:t>
      </w:r>
      <w:r>
        <w:rPr>
          <w:rFonts w:ascii="Times New Roman" w:cs="Times New Roman" w:eastAsia="Times New Roman" w:hAnsi="Times New Roman"/>
          <w:sz w:val="22"/>
          <w:szCs w:val="22"/>
        </w:rPr>
        <w:t xml:space="preserve">26/24 Đường Tân Thới Nhất 2, Tổ 77B, Khu Phố 2, Phường Tân Thới Nhất, Quận 12, Thành phố Hồ Chí Minh, Việt Nam</w:t>
      </w:r>
    </w:p>
    <w:p>
      <w:pPr>
        <w:spacing w:after="80" w:line="276"/>
        <w:jc w:val="both"/>
      </w:pPr>
      <w:r>
        <w:rPr>
          <w:rFonts w:ascii="Times New Roman" w:cs="Times New Roman" w:eastAsia="Times New Roman" w:hAnsi="Times New Roman"/>
          <w:b/>
          <w:bCs/>
          <w:sz w:val="22"/>
          <w:szCs w:val="22"/>
        </w:rPr>
        <w:t xml:space="preserve">Mã số thuế: </w:t>
      </w:r>
      <w:r>
        <w:rPr>
          <w:rFonts w:ascii="Times New Roman" w:cs="Times New Roman" w:eastAsia="Times New Roman" w:hAnsi="Times New Roman"/>
          <w:sz w:val="22"/>
          <w:szCs w:val="22"/>
        </w:rPr>
        <w:t xml:space="preserve">0314163598</w:t>
      </w:r>
    </w:p>
    <w:p>
      <w:pPr>
        <w:spacing w:after="80" w:line="276"/>
        <w:jc w:val="both"/>
      </w:pPr>
      <w:r>
        <w:rPr>
          <w:rFonts w:ascii="Times New Roman" w:cs="Times New Roman" w:eastAsia="Times New Roman" w:hAnsi="Times New Roman"/>
          <w:b/>
          <w:bCs/>
          <w:sz w:val="22"/>
          <w:szCs w:val="22"/>
        </w:rPr>
        <w:t xml:space="preserve">Điện thoại: </w:t>
      </w:r>
      <w:r>
        <w:rPr>
          <w:rFonts w:ascii="Times New Roman" w:cs="Times New Roman" w:eastAsia="Times New Roman" w:hAnsi="Times New Roman"/>
          <w:sz w:val="22"/>
          <w:szCs w:val="22"/>
        </w:rPr>
        <w:t xml:space="preserve">…………………………… Email: ……………………………………………</w:t>
      </w:r>
    </w:p>
    <w:p>
      <w:pPr>
        <w:spacing w:after="80" w:line="276"/>
        <w:jc w:val="both"/>
      </w:pPr>
      <w:r>
        <w:rPr>
          <w:rFonts w:ascii="Times New Roman" w:cs="Times New Roman" w:eastAsia="Times New Roman" w:hAnsi="Times New Roman"/>
          <w:b/>
          <w:bCs/>
          <w:sz w:val="22"/>
          <w:szCs w:val="22"/>
        </w:rPr>
        <w:t xml:space="preserve">Tài khoản số: </w:t>
      </w:r>
      <w:r>
        <w:rPr>
          <w:rFonts w:ascii="Times New Roman" w:cs="Times New Roman" w:eastAsia="Times New Roman" w:hAnsi="Times New Roman"/>
          <w:sz w:val="22"/>
          <w:szCs w:val="22"/>
        </w:rPr>
        <w:t xml:space="preserve">2306503898 tại Ngân hàng: TMCP Á Châu (ACB) - PGD Nguyễn Thái Bình - TP Hồ Chí Minh</w:t>
      </w:r>
    </w:p>
    <w:p>
      <w:pPr>
        <w:spacing w:after="80" w:line="276"/>
        <w:jc w:val="both"/>
      </w:pPr>
      <w:r>
        <w:rPr>
          <w:rFonts w:ascii="Times New Roman" w:cs="Times New Roman" w:eastAsia="Times New Roman" w:hAnsi="Times New Roman"/>
          <w:b/>
          <w:bCs/>
          <w:sz w:val="22"/>
          <w:szCs w:val="22"/>
        </w:rPr>
        <w:t xml:space="preserve">Đại diện bởi: </w:t>
      </w:r>
      <w:r>
        <w:rPr>
          <w:rFonts w:ascii="Times New Roman" w:cs="Times New Roman" w:eastAsia="Times New Roman" w:hAnsi="Times New Roman"/>
          <w:sz w:val="22"/>
          <w:szCs w:val="22"/>
        </w:rPr>
        <w:t xml:space="preserve">Ông Vũ Trường Hân — Chức vụ: Giám Đốc</w:t>
      </w:r>
    </w:p>
    <w:p>
      <w:pPr>
        <w:spacing w:after="120" w:before="0" w:line="276"/>
        <w:jc w:val="both"/>
      </w:pPr>
      <w:r>
        <w:rPr>
          <w:rFonts w:ascii="Times New Roman" w:cs="Times New Roman" w:eastAsia="Times New Roman" w:hAnsi="Times New Roman"/>
          <w:b w:val="false"/>
          <w:bCs w:val="false"/>
          <w:i/>
          <w:iCs/>
          <w:sz w:val="22"/>
          <w:szCs w:val="22"/>
        </w:rPr>
        <w:t xml:space="preserve">(Theo Giấy ủy quyền số ……… ngày ……/……/…… — nếu có)</w:t>
      </w:r>
    </w:p>
    <w:p>
      <w:pPr>
        <w:spacing w:after="80"/>
      </w:pPr>
      <w:r>
        <w:rPr>
          <w:sz w:val="22"/>
          <w:szCs w:val="22"/>
        </w:rPr>
        <w:t xml:space="preserve"/>
      </w:r>
    </w:p>
    <w:p>
      <w:pPr>
        <w:spacing w:after="120" w:before="0" w:line="276"/>
        <w:ind w:firstLine="720"/>
        <w:jc w:val="both"/>
      </w:pPr>
      <w:r>
        <w:rPr>
          <w:rFonts w:ascii="Times New Roman" w:cs="Times New Roman" w:eastAsia="Times New Roman" w:hAnsi="Times New Roman"/>
          <w:b/>
          <w:bCs/>
          <w:i w:val="false"/>
          <w:iCs w:val="false"/>
          <w:sz w:val="22"/>
          <w:szCs w:val="22"/>
        </w:rPr>
        <w:t xml:space="preserve">Sau khi bàn bạc, thảo luận, hai bên thống nhất ký kết Hợp đồng cung cấp dịch vụ công nghệ thông tin với các điều khoản sau:</w:t>
      </w:r>
    </w:p>
    <w:p>
      <w:pPr>
        <w:spacing w:after="80"/>
      </w:pPr>
      <w:r>
        <w:rPr>
          <w:sz w:val="22"/>
          <w:szCs w:val="22"/>
        </w:rPr>
        <w:t xml:space="preserve"/>
      </w:r>
    </w:p>
    <w:p>
      <w:pPr>
        <w:spacing w:after="100" w:before="240"/>
      </w:pPr>
      <w:r>
        <w:rPr>
          <w:rFonts w:ascii="Times New Roman" w:cs="Times New Roman" w:eastAsia="Times New Roman" w:hAnsi="Times New Roman"/>
          <w:b/>
          <w:bCs/>
          <w:sz w:val="22"/>
          <w:szCs w:val="22"/>
        </w:rPr>
        <w:t xml:space="preserve">ĐIỀU 1. PHẠM VI VÀ NỘI DUNG DỊCH VỤ</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1.1. Bên B cung cấp cho Bên A các dịch vụ công nghệ thông tin sau đây (sau đây gọi chung là "Dịch vụ"):</w:t>
      </w:r>
    </w:p>
    <w:p>
      <w:pPr>
        <w:spacing w:after="80" w:line="276"/>
        <w:ind w:left="720" w:hanging="360"/>
        <w:jc w:val="both"/>
      </w:pPr>
      <w:r>
        <w:rPr>
          <w:rFonts w:ascii="Times New Roman" w:cs="Times New Roman" w:eastAsia="Times New Roman" w:hAnsi="Times New Roman"/>
          <w:sz w:val="22"/>
          <w:szCs w:val="22"/>
        </w:rPr>
        <w:t xml:space="preserve">a) ……………………………………………………………………………………………</w:t>
      </w:r>
    </w:p>
    <w:p>
      <w:pPr>
        <w:spacing w:after="80" w:line="276"/>
        <w:ind w:left="720" w:hanging="360"/>
        <w:jc w:val="both"/>
      </w:pPr>
      <w:r>
        <w:rPr>
          <w:rFonts w:ascii="Times New Roman" w:cs="Times New Roman" w:eastAsia="Times New Roman" w:hAnsi="Times New Roman"/>
          <w:sz w:val="22"/>
          <w:szCs w:val="22"/>
        </w:rPr>
        <w:t xml:space="preserve">b) ……………………………………………………………………………………………</w:t>
      </w:r>
    </w:p>
    <w:p>
      <w:pPr>
        <w:spacing w:after="80" w:line="276"/>
        <w:ind w:left="720" w:hanging="360"/>
        <w:jc w:val="both"/>
      </w:pPr>
      <w:r>
        <w:rPr>
          <w:rFonts w:ascii="Times New Roman" w:cs="Times New Roman" w:eastAsia="Times New Roman" w:hAnsi="Times New Roman"/>
          <w:sz w:val="22"/>
          <w:szCs w:val="22"/>
        </w:rPr>
        <w:t xml:space="preserve">c) ……………………………………………………………………………………………</w:t>
      </w:r>
    </w:p>
    <w:p>
      <w:pPr>
        <w:spacing w:after="120" w:before="0" w:line="276"/>
        <w:jc w:val="both"/>
      </w:pPr>
      <w:r>
        <w:rPr>
          <w:rFonts w:ascii="Times New Roman" w:cs="Times New Roman" w:eastAsia="Times New Roman" w:hAnsi="Times New Roman"/>
          <w:b w:val="false"/>
          <w:bCs w:val="false"/>
          <w:i/>
          <w:iCs/>
          <w:sz w:val="22"/>
          <w:szCs w:val="22"/>
        </w:rPr>
        <w:t xml:space="preserve">(Chi tiết tại Phụ lục 01 — Mô tả kỹ thuật và phạm vi dịch vụ đính kèm Hợp đồng này)</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1.2. Bên B cam kết cung cấp Dịch vụ đúng yêu cầu về chất lượng, số lượng, tiến độ theo thỏa thuận tại Hợp đồng và các Phụ lục kèm theo.</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1.3. Bất kỳ thay đổi nào về phạm vi dịch vụ phải được hai bên thỏa thuận bằng văn bản (Phụ lục bổ sung).</w:t>
      </w:r>
    </w:p>
    <w:p>
      <w:pPr>
        <w:spacing w:after="100" w:before="240"/>
      </w:pPr>
      <w:r>
        <w:rPr>
          <w:rFonts w:ascii="Times New Roman" w:cs="Times New Roman" w:eastAsia="Times New Roman" w:hAnsi="Times New Roman"/>
          <w:b/>
          <w:bCs/>
          <w:sz w:val="22"/>
          <w:szCs w:val="22"/>
        </w:rPr>
        <w:t xml:space="preserve">ĐIỀU 2. THỜI HẠN THỰC HIỆN HỢP ĐỒNG</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2.1. Thời hạn thực hiện Hợp đồng: Từ ngày ……/……/20…… đến ngày ……/……/20……</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2.2. Thời gian thực hiện Hợp đồng bao gồm các giai đoạn:</w:t>
      </w:r>
    </w:p>
    <w:p>
      <w:pPr>
        <w:spacing w:after="80" w:line="276"/>
        <w:ind w:left="720" w:hanging="360"/>
        <w:jc w:val="both"/>
      </w:pPr>
      <w:r>
        <w:rPr>
          <w:rFonts w:ascii="Times New Roman" w:cs="Times New Roman" w:eastAsia="Times New Roman" w:hAnsi="Times New Roman"/>
          <w:sz w:val="22"/>
          <w:szCs w:val="22"/>
        </w:rPr>
        <w:t xml:space="preserve">a) Giai đoạn chuẩn bị cung cấp dịch vụ: từ ngày Hợp đồng có hiệu lực đến ngày ……/……/20……</w:t>
      </w:r>
    </w:p>
    <w:p>
      <w:pPr>
        <w:spacing w:after="80" w:line="276"/>
        <w:ind w:left="720" w:hanging="360"/>
        <w:jc w:val="both"/>
      </w:pPr>
      <w:r>
        <w:rPr>
          <w:rFonts w:ascii="Times New Roman" w:cs="Times New Roman" w:eastAsia="Times New Roman" w:hAnsi="Times New Roman"/>
          <w:sz w:val="22"/>
          <w:szCs w:val="22"/>
        </w:rPr>
        <w:t xml:space="preserve">b) Giai đoạn cung cấp dịch vụ chính thức: từ ngày ……/……/20…… đến ngày ……/……/20……</w:t>
      </w:r>
    </w:p>
    <w:p>
      <w:pPr>
        <w:spacing w:after="80" w:line="276"/>
        <w:ind w:left="720" w:hanging="360"/>
        <w:jc w:val="both"/>
      </w:pPr>
      <w:r>
        <w:rPr>
          <w:rFonts w:ascii="Times New Roman" w:cs="Times New Roman" w:eastAsia="Times New Roman" w:hAnsi="Times New Roman"/>
          <w:sz w:val="22"/>
          <w:szCs w:val="22"/>
        </w:rPr>
        <w:t xml:space="preserve">c) Giai đoạn chuyển giao và kết thúc: từ ngày ……/……/20…… đến ngày ……/……/20……</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2.3. Trường hợp cần gia hạn, hai bên phải thỏa thuận bằng văn bản trước ít nhất 30 (ba mươi) ngày trước khi Hợp đồng hết hạn.</w:t>
      </w:r>
    </w:p>
    <w:p>
      <w:pPr>
        <w:spacing w:after="100" w:before="240"/>
      </w:pPr>
      <w:r>
        <w:rPr>
          <w:rFonts w:ascii="Times New Roman" w:cs="Times New Roman" w:eastAsia="Times New Roman" w:hAnsi="Times New Roman"/>
          <w:b/>
          <w:bCs/>
          <w:sz w:val="22"/>
          <w:szCs w:val="22"/>
        </w:rPr>
        <w:t xml:space="preserve">ĐIỀU 3. GIÁ TRỊ HỢP ĐỒNG VÀ PHƯƠNG THỨC THANH TOÁN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3.1. Tổng giá trị Hợp đồng: ……………………………… VNĐ</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(Bằng chữ: ………………………………………………………………………………………)</w:t>
      </w:r>
    </w:p>
    <w:p>
      <w:pPr>
        <w:spacing w:after="120" w:before="0" w:line="276"/>
        <w:jc w:val="both"/>
      </w:pPr>
      <w:r>
        <w:rPr>
          <w:rFonts w:ascii="Times New Roman" w:cs="Times New Roman" w:eastAsia="Times New Roman" w:hAnsi="Times New Roman"/>
          <w:b w:val="false"/>
          <w:bCs w:val="false"/>
          <w:i/>
          <w:iCs/>
          <w:sz w:val="22"/>
          <w:szCs w:val="22"/>
        </w:rPr>
        <w:t xml:space="preserve">(Giá trên đã bao gồm/chưa bao gồm thuế GTGT ……%)</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3.2. Phương thức thanh toán: Chuyển khoản qua ngân hàng.</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3.3. Tiến độ thanh toán: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13"/>
        <w:gridCol w:w="2613"/>
      </w:tblGrid>
      <w:tr>
        <w:tc>
          <w:tcPr>
            <w:tcW w:type="dxa" w:w="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STT</w:t>
            </w:r>
          </w:p>
        </w:tc>
        <w:tc>
          <w:tcPr>
            <w:tcW w:type="dxa" w:w="3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Nội dung thanh toán</w:t>
            </w:r>
          </w:p>
        </w:tc>
        <w:tc>
          <w:tcPr>
            <w:tcW w:type="dxa" w:w="2613"/>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Tỷ lệ (%)</w:t>
            </w:r>
          </w:p>
        </w:tc>
        <w:tc>
          <w:tcPr>
            <w:tcW w:type="dxa" w:w="2613"/>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Thời điểm</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Tạm ứng sau ký hợp đồng</w:t>
            </w:r>
          </w:p>
        </w:tc>
        <w:tc>
          <w:tcPr>
            <w:tcW w:type="dxa" w:w="26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26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Trong vòng …… ngày</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Thanh toán theo giai đoạn</w:t>
            </w:r>
          </w:p>
        </w:tc>
        <w:tc>
          <w:tcPr>
            <w:tcW w:type="dxa" w:w="26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26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Sau nghiệm thu giai đoạn</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w:t>
            </w:r>
          </w:p>
        </w:tc>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Thanh toán quyết toán</w:t>
            </w:r>
          </w:p>
        </w:tc>
        <w:tc>
          <w:tcPr>
            <w:tcW w:type="dxa" w:w="26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2613"/>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Sau nghiệm thu hoàn thành</w:t>
            </w:r>
          </w:p>
        </w:tc>
      </w:tr>
    </w:tbl>
    <w:p>
      <w:pPr>
        <w:spacing w:after="80"/>
      </w:pPr>
      <w:r>
        <w:rPr>
          <w:sz w:val="22"/>
          <w:szCs w:val="22"/>
        </w:rPr>
        <w:t xml:space="preserve"/>
      </w:r>
    </w:p>
    <w:p>
      <w:pPr>
        <w:spacing w:after="120" w:before="0" w:line="276"/>
        <w:jc w:val="both"/>
      </w:pPr>
      <w:r>
        <w:rPr>
          <w:rFonts w:ascii="Times New Roman" w:cs="Times New Roman" w:eastAsia="Times New Roman" w:hAnsi="Times New Roman"/>
          <w:b w:val="false"/>
          <w:bCs w:val="false"/>
          <w:i w:val="false"/>
          <w:iCs w:val="false"/>
          <w:sz w:val="22"/>
          <w:szCs w:val="22"/>
        </w:rPr>
        <w:t xml:space="preserve">3.4. Bên A thanh toán trong vòng …… (……) ngày làm việc kể từ ngày nhận được hóa đơn hợp lệ và biên bản nghiệm thu tương ứng.</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3.5. Trường hợp chậm thanh toán, Bên A phải chịu lãi suất chậm trả theo quy định tại Điều 357 Bộ luật Dân sự 2015.</w:t>
      </w:r>
    </w:p>
    <w:p>
      <w:pPr>
        <w:spacing w:after="100" w:before="240"/>
      </w:pPr>
      <w:r>
        <w:rPr>
          <w:rFonts w:ascii="Times New Roman" w:cs="Times New Roman" w:eastAsia="Times New Roman" w:hAnsi="Times New Roman"/>
          <w:b/>
          <w:bCs/>
          <w:sz w:val="22"/>
          <w:szCs w:val="22"/>
        </w:rPr>
        <w:t xml:space="preserve">ĐIỀU 4. QUYỀN VÀ NGHĨA VỤ CỦA BÊN A</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4.1. Quyền của Bên A:</w:t>
      </w:r>
    </w:p>
    <w:p>
      <w:pPr>
        <w:spacing w:after="80" w:line="276"/>
        <w:ind w:left="720" w:hanging="360"/>
        <w:jc w:val="both"/>
      </w:pPr>
      <w:r>
        <w:rPr>
          <w:rFonts w:ascii="Times New Roman" w:cs="Times New Roman" w:eastAsia="Times New Roman" w:hAnsi="Times New Roman"/>
          <w:sz w:val="22"/>
          <w:szCs w:val="22"/>
        </w:rPr>
        <w:t xml:space="preserve">a) Yêu cầu Bên B cung cấp Dịch vụ đúng chất lượng, tiến độ theo Hợp đồng;</w:t>
      </w:r>
    </w:p>
    <w:p>
      <w:pPr>
        <w:spacing w:after="80" w:line="276"/>
        <w:ind w:left="720" w:hanging="360"/>
        <w:jc w:val="both"/>
      </w:pPr>
      <w:r>
        <w:rPr>
          <w:rFonts w:ascii="Times New Roman" w:cs="Times New Roman" w:eastAsia="Times New Roman" w:hAnsi="Times New Roman"/>
          <w:sz w:val="22"/>
          <w:szCs w:val="22"/>
        </w:rPr>
        <w:t xml:space="preserve">b) Giám sát, kiểm tra tiến độ và chất lượng Dịch vụ;</w:t>
      </w:r>
    </w:p>
    <w:p>
      <w:pPr>
        <w:spacing w:after="80" w:line="276"/>
        <w:ind w:left="720" w:hanging="360"/>
        <w:jc w:val="both"/>
      </w:pPr>
      <w:r>
        <w:rPr>
          <w:rFonts w:ascii="Times New Roman" w:cs="Times New Roman" w:eastAsia="Times New Roman" w:hAnsi="Times New Roman"/>
          <w:sz w:val="22"/>
          <w:szCs w:val="22"/>
        </w:rPr>
        <w:t xml:space="preserve">c) Yêu cầu Bên B sửa chữa, khắc phục lỗi trong thời gian bảo hành;</w:t>
      </w:r>
    </w:p>
    <w:p>
      <w:pPr>
        <w:spacing w:after="80" w:line="276"/>
        <w:ind w:left="720" w:hanging="360"/>
        <w:jc w:val="both"/>
      </w:pPr>
      <w:r>
        <w:rPr>
          <w:rFonts w:ascii="Times New Roman" w:cs="Times New Roman" w:eastAsia="Times New Roman" w:hAnsi="Times New Roman"/>
          <w:sz w:val="22"/>
          <w:szCs w:val="22"/>
        </w:rPr>
        <w:t xml:space="preserve">d) Đơn phương chấm dứt Hợp đồng theo Điều 10 của Hợp đồng này.</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4.2. Nghĩa vụ của Bên A:</w:t>
      </w:r>
    </w:p>
    <w:p>
      <w:pPr>
        <w:spacing w:after="80" w:line="276"/>
        <w:ind w:left="720" w:hanging="360"/>
        <w:jc w:val="both"/>
      </w:pPr>
      <w:r>
        <w:rPr>
          <w:rFonts w:ascii="Times New Roman" w:cs="Times New Roman" w:eastAsia="Times New Roman" w:hAnsi="Times New Roman"/>
          <w:sz w:val="22"/>
          <w:szCs w:val="22"/>
        </w:rPr>
        <w:t xml:space="preserve">a) Thanh toán đầy đủ, đúng hạn theo Điều 3 của Hợp đồng;</w:t>
      </w:r>
    </w:p>
    <w:p>
      <w:pPr>
        <w:spacing w:after="80" w:line="276"/>
        <w:ind w:left="720" w:hanging="360"/>
        <w:jc w:val="both"/>
      </w:pPr>
      <w:r>
        <w:rPr>
          <w:rFonts w:ascii="Times New Roman" w:cs="Times New Roman" w:eastAsia="Times New Roman" w:hAnsi="Times New Roman"/>
          <w:sz w:val="22"/>
          <w:szCs w:val="22"/>
        </w:rPr>
        <w:t xml:space="preserve">b) Cung cấp đầy đủ thông tin, tài liệu, dữ liệu cần thiết cho Bên B thực hiện Dịch vụ;</w:t>
      </w:r>
    </w:p>
    <w:p>
      <w:pPr>
        <w:spacing w:after="80" w:line="276"/>
        <w:ind w:left="720" w:hanging="360"/>
        <w:jc w:val="both"/>
      </w:pPr>
      <w:r>
        <w:rPr>
          <w:rFonts w:ascii="Times New Roman" w:cs="Times New Roman" w:eastAsia="Times New Roman" w:hAnsi="Times New Roman"/>
          <w:sz w:val="22"/>
          <w:szCs w:val="22"/>
        </w:rPr>
        <w:t xml:space="preserve">c) Cử người có thẩm quyền phối hợp với Bên B trong quá trình thực hiện;</w:t>
      </w:r>
    </w:p>
    <w:p>
      <w:pPr>
        <w:spacing w:after="80" w:line="276"/>
        <w:ind w:left="720" w:hanging="360"/>
        <w:jc w:val="both"/>
      </w:pPr>
      <w:r>
        <w:rPr>
          <w:rFonts w:ascii="Times New Roman" w:cs="Times New Roman" w:eastAsia="Times New Roman" w:hAnsi="Times New Roman"/>
          <w:sz w:val="22"/>
          <w:szCs w:val="22"/>
        </w:rPr>
        <w:t xml:space="preserve">d) Tổ chức nghiệm thu kết quả theo tiến độ đã thỏa thuận.</w:t>
      </w:r>
    </w:p>
    <w:p>
      <w:pPr>
        <w:spacing w:after="100" w:before="240"/>
      </w:pPr>
      <w:r>
        <w:rPr>
          <w:rFonts w:ascii="Times New Roman" w:cs="Times New Roman" w:eastAsia="Times New Roman" w:hAnsi="Times New Roman"/>
          <w:b/>
          <w:bCs/>
          <w:sz w:val="22"/>
          <w:szCs w:val="22"/>
        </w:rPr>
        <w:t xml:space="preserve">ĐIỀU 5. QUYỀN VÀ NGHĨA VỤ CỦA BÊN B</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5.1. Quyền của Bên B:</w:t>
      </w:r>
    </w:p>
    <w:p>
      <w:pPr>
        <w:spacing w:after="80" w:line="276"/>
        <w:ind w:left="720" w:hanging="360"/>
        <w:jc w:val="both"/>
      </w:pPr>
      <w:r>
        <w:rPr>
          <w:rFonts w:ascii="Times New Roman" w:cs="Times New Roman" w:eastAsia="Times New Roman" w:hAnsi="Times New Roman"/>
          <w:sz w:val="22"/>
          <w:szCs w:val="22"/>
        </w:rPr>
        <w:t xml:space="preserve">a) Yêu cầu Bên A cung cấp thông tin, tài liệu và phối hợp theo thỏa thuận;</w:t>
      </w:r>
    </w:p>
    <w:p>
      <w:pPr>
        <w:spacing w:after="80" w:line="276"/>
        <w:ind w:left="720" w:hanging="360"/>
        <w:jc w:val="both"/>
      </w:pPr>
      <w:r>
        <w:rPr>
          <w:rFonts w:ascii="Times New Roman" w:cs="Times New Roman" w:eastAsia="Times New Roman" w:hAnsi="Times New Roman"/>
          <w:sz w:val="22"/>
          <w:szCs w:val="22"/>
        </w:rPr>
        <w:t xml:space="preserve">b) Được thanh toán đầy đủ, đúng hạn;</w:t>
      </w:r>
    </w:p>
    <w:p>
      <w:pPr>
        <w:spacing w:after="80" w:line="276"/>
        <w:ind w:left="720" w:hanging="360"/>
        <w:jc w:val="both"/>
      </w:pPr>
      <w:r>
        <w:rPr>
          <w:rFonts w:ascii="Times New Roman" w:cs="Times New Roman" w:eastAsia="Times New Roman" w:hAnsi="Times New Roman"/>
          <w:sz w:val="22"/>
          <w:szCs w:val="22"/>
        </w:rPr>
        <w:t xml:space="preserve">c) Từ chối thực hiện các yêu cầu ngoài phạm vi Hợp đồng mà chưa được thỏa thuận bổ sung.</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5.2. Nghĩa vụ của Bên B:</w:t>
      </w:r>
    </w:p>
    <w:p>
      <w:pPr>
        <w:spacing w:after="80" w:line="276"/>
        <w:ind w:left="720" w:hanging="360"/>
        <w:jc w:val="both"/>
      </w:pPr>
      <w:r>
        <w:rPr>
          <w:rFonts w:ascii="Times New Roman" w:cs="Times New Roman" w:eastAsia="Times New Roman" w:hAnsi="Times New Roman"/>
          <w:sz w:val="22"/>
          <w:szCs w:val="22"/>
        </w:rPr>
        <w:t xml:space="preserve">a) Cung cấp Dịch vụ đúng chất lượng, số lượng, tiến độ cam kết;</w:t>
      </w:r>
    </w:p>
    <w:p>
      <w:pPr>
        <w:spacing w:after="80" w:line="276"/>
        <w:ind w:left="720" w:hanging="360"/>
        <w:jc w:val="both"/>
      </w:pPr>
      <w:r>
        <w:rPr>
          <w:rFonts w:ascii="Times New Roman" w:cs="Times New Roman" w:eastAsia="Times New Roman" w:hAnsi="Times New Roman"/>
          <w:sz w:val="22"/>
          <w:szCs w:val="22"/>
        </w:rPr>
        <w:t xml:space="preserve">b) Bố trí nhân sự có đủ năng lực, trình độ chuyên môn để thực hiện Dịch vụ;</w:t>
      </w:r>
    </w:p>
    <w:p>
      <w:pPr>
        <w:spacing w:after="80" w:line="276"/>
        <w:ind w:left="720" w:hanging="360"/>
        <w:jc w:val="both"/>
      </w:pPr>
      <w:r>
        <w:rPr>
          <w:rFonts w:ascii="Times New Roman" w:cs="Times New Roman" w:eastAsia="Times New Roman" w:hAnsi="Times New Roman"/>
          <w:sz w:val="22"/>
          <w:szCs w:val="22"/>
        </w:rPr>
        <w:t xml:space="preserve">c) Báo cáo định kỳ về tiến độ thực hiện theo yêu cầu của Bên A;</w:t>
      </w:r>
    </w:p>
    <w:p>
      <w:pPr>
        <w:spacing w:after="80" w:line="276"/>
        <w:ind w:left="720" w:hanging="360"/>
        <w:jc w:val="both"/>
      </w:pPr>
      <w:r>
        <w:rPr>
          <w:rFonts w:ascii="Times New Roman" w:cs="Times New Roman" w:eastAsia="Times New Roman" w:hAnsi="Times New Roman"/>
          <w:sz w:val="22"/>
          <w:szCs w:val="22"/>
        </w:rPr>
        <w:t xml:space="preserve">d) Bảo hành Dịch vụ theo Điều 7 của Hợp đồng;</w:t>
      </w:r>
    </w:p>
    <w:p>
      <w:pPr>
        <w:spacing w:after="80" w:line="276"/>
        <w:ind w:left="720" w:hanging="360"/>
        <w:jc w:val="both"/>
      </w:pPr>
      <w:r>
        <w:rPr>
          <w:rFonts w:ascii="Times New Roman" w:cs="Times New Roman" w:eastAsia="Times New Roman" w:hAnsi="Times New Roman"/>
          <w:sz w:val="22"/>
          <w:szCs w:val="22"/>
        </w:rPr>
        <w:t xml:space="preserve">e) Tuân thủ các quy định về an toàn thông tin, an ninh mạng và bảo vệ dữ liệu cá nhân theo pháp luật hiện hành.</w:t>
      </w:r>
    </w:p>
    <w:p>
      <w:pPr>
        <w:spacing w:after="100" w:before="240"/>
      </w:pPr>
      <w:r>
        <w:rPr>
          <w:rFonts w:ascii="Times New Roman" w:cs="Times New Roman" w:eastAsia="Times New Roman" w:hAnsi="Times New Roman"/>
          <w:b/>
          <w:bCs/>
          <w:sz w:val="22"/>
          <w:szCs w:val="22"/>
        </w:rPr>
        <w:t xml:space="preserve">ĐIỀU 6. NGHIỆM THU VÀ BÀN GIAO</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6.1. Việc nghiệm thu được thực hiện theo từng giai đoạn hoặc toàn bộ Dịch vụ theo thỏa thuận tại Điều 2.</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6.2. Tiêu chí nghiệm thu được quy định chi tiết tại Phụ lục 02 — Tiêu chí chất lượng dịch vụ (SLA) đính kèm.</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6.3. Trong vòng …… (……) ngày làm việc kể từ ngày Bên B thông báo hoàn thành, Bên A phải tổ chức nghiệm thu. Nếu quá thời hạn mà Bên A không có ý kiến bằng văn bản, Dịch vụ được coi là đã nghiệm thu.</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6.4. Trường hợp kết quả nghiệm thu không đạt, Bên B có trách nhiệm khắc phục trong vòng …… (……) ngày làm việc và tổ chức nghiệm thu lại.</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6.5. Sau khi kết thúc Hợp đồng, Bên B phải chuyển giao toàn bộ thông tin, dữ liệu hình thành trong quá trình cung cấp Dịch vụ cho Bên A theo phương án được thỏa thuận.</w:t>
      </w:r>
    </w:p>
    <w:p>
      <w:pPr>
        <w:spacing w:after="100" w:before="240"/>
      </w:pPr>
      <w:r>
        <w:rPr>
          <w:rFonts w:ascii="Times New Roman" w:cs="Times New Roman" w:eastAsia="Times New Roman" w:hAnsi="Times New Roman"/>
          <w:b/>
          <w:bCs/>
          <w:sz w:val="22"/>
          <w:szCs w:val="22"/>
        </w:rPr>
        <w:t xml:space="preserve">ĐIỀU 7. BẢO HÀNH VÀ HỖ TRỢ KỸ THUẬT</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7.1. Thời gian bảo hành: …… (……) tháng kể từ ngày nghiệm thu hoàn thành.</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7.2. Trong thời gian bảo hành, Bên B có trách nhiệm sửa chữa, khắc phục miễn phí các lỗi phát sinh do Dịch vụ không đạt yêu cầu đã thỏa thuận.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7.3. Thời gian phản hồi và xử lý sự cố:</w:t>
      </w:r>
    </w:p>
    <w:p>
      <w:pPr>
        <w:spacing w:after="80" w:line="276"/>
        <w:ind w:left="720" w:hanging="360"/>
        <w:jc w:val="both"/>
      </w:pPr>
      <w:r>
        <w:rPr>
          <w:rFonts w:ascii="Times New Roman" w:cs="Times New Roman" w:eastAsia="Times New Roman" w:hAnsi="Times New Roman"/>
          <w:sz w:val="22"/>
          <w:szCs w:val="22"/>
        </w:rPr>
        <w:t xml:space="preserve">a) Sự cố nghiêm trọng (hệ thống ngừng hoạt động): Phản hồi trong …… giờ, khắc phục trong …… giờ;</w:t>
      </w:r>
    </w:p>
    <w:p>
      <w:pPr>
        <w:spacing w:after="80" w:line="276"/>
        <w:ind w:left="720" w:hanging="360"/>
        <w:jc w:val="both"/>
      </w:pPr>
      <w:r>
        <w:rPr>
          <w:rFonts w:ascii="Times New Roman" w:cs="Times New Roman" w:eastAsia="Times New Roman" w:hAnsi="Times New Roman"/>
          <w:sz w:val="22"/>
          <w:szCs w:val="22"/>
        </w:rPr>
        <w:t xml:space="preserve">b) Sự cố trung bình (ảnh hưởng một phần chức năng): Phản hồi trong …… giờ, khắc phục trong …… giờ;</w:t>
      </w:r>
    </w:p>
    <w:p>
      <w:pPr>
        <w:spacing w:after="80" w:line="276"/>
        <w:ind w:left="720" w:hanging="360"/>
        <w:jc w:val="both"/>
      </w:pPr>
      <w:r>
        <w:rPr>
          <w:rFonts w:ascii="Times New Roman" w:cs="Times New Roman" w:eastAsia="Times New Roman" w:hAnsi="Times New Roman"/>
          <w:sz w:val="22"/>
          <w:szCs w:val="22"/>
        </w:rPr>
        <w:t xml:space="preserve">c) Sự cố nhẹ (không ảnh hưởng vận hành chính): Phản hồi trong …… giờ, khắc phục trong …… ngày làm việc.</w:t>
      </w:r>
    </w:p>
    <w:p>
      <w:pPr>
        <w:spacing w:after="100" w:before="240"/>
      </w:pPr>
      <w:r>
        <w:rPr>
          <w:rFonts w:ascii="Times New Roman" w:cs="Times New Roman" w:eastAsia="Times New Roman" w:hAnsi="Times New Roman"/>
          <w:b/>
          <w:bCs/>
          <w:sz w:val="22"/>
          <w:szCs w:val="22"/>
        </w:rPr>
        <w:t xml:space="preserve">ĐIỀU 8. BẢO MẬT THÔNG TIN VÀ BẢO VỆ DỮ LIỆU CÁ NHÂN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8.1. Hai bên cam kết bảo mật toàn bộ thông tin mật của bên kia mà mình tiếp nhận trong quá trình thực hiện Hợp đồng, bao gồm nhưng không giới hạn: bí mật kinh doanh, thông tin kỹ thuật, dữ liệu khách hàng.</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8.2. Nghĩa vụ bảo mật có hiệu lực trong suốt thời gian thực hiện Hợp đồng và …… (……) năm sau khi Hợp đồng chấm dứt.</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8.3. Bên B cam kết tuân thủ Nghị định số 13/2023/NĐ-CP ngày 17/4/2023 về bảo vệ dữ liệu cá nhân, bao gồm:</w:t>
      </w:r>
    </w:p>
    <w:p>
      <w:pPr>
        <w:spacing w:after="80" w:line="276"/>
        <w:ind w:left="720" w:hanging="360"/>
        <w:jc w:val="both"/>
      </w:pPr>
      <w:r>
        <w:rPr>
          <w:rFonts w:ascii="Times New Roman" w:cs="Times New Roman" w:eastAsia="Times New Roman" w:hAnsi="Times New Roman"/>
          <w:sz w:val="22"/>
          <w:szCs w:val="22"/>
        </w:rPr>
        <w:t xml:space="preserve">a) Chỉ thu thập, xử lý dữ liệu cá nhân trong phạm vi cần thiết và theo mục đích đã thỏa thuận;</w:t>
      </w:r>
    </w:p>
    <w:p>
      <w:pPr>
        <w:spacing w:after="80" w:line="276"/>
        <w:ind w:left="720" w:hanging="360"/>
        <w:jc w:val="both"/>
      </w:pPr>
      <w:r>
        <w:rPr>
          <w:rFonts w:ascii="Times New Roman" w:cs="Times New Roman" w:eastAsia="Times New Roman" w:hAnsi="Times New Roman"/>
          <w:sz w:val="22"/>
          <w:szCs w:val="22"/>
        </w:rPr>
        <w:t xml:space="preserve">b) Áp dụng các biện pháp kỹ thuật và tổ chức phù hợp để bảo vệ dữ liệu cá nhân;</w:t>
      </w:r>
    </w:p>
    <w:p>
      <w:pPr>
        <w:spacing w:after="80" w:line="276"/>
        <w:ind w:left="720" w:hanging="360"/>
        <w:jc w:val="both"/>
      </w:pPr>
      <w:r>
        <w:rPr>
          <w:rFonts w:ascii="Times New Roman" w:cs="Times New Roman" w:eastAsia="Times New Roman" w:hAnsi="Times New Roman"/>
          <w:sz w:val="22"/>
          <w:szCs w:val="22"/>
        </w:rPr>
        <w:t xml:space="preserve">c) Thông báo cho Bên A trong vòng 72 giờ khi phát hiện sự cố rò rỉ hoặc vi phạm dữ liệu cá nhân;</w:t>
      </w:r>
    </w:p>
    <w:p>
      <w:pPr>
        <w:spacing w:after="80" w:line="276"/>
        <w:ind w:left="720" w:hanging="360"/>
        <w:jc w:val="both"/>
      </w:pPr>
      <w:r>
        <w:rPr>
          <w:rFonts w:ascii="Times New Roman" w:cs="Times New Roman" w:eastAsia="Times New Roman" w:hAnsi="Times New Roman"/>
          <w:sz w:val="22"/>
          <w:szCs w:val="22"/>
        </w:rPr>
        <w:t xml:space="preserve">d) Xóa hoặc trả lại toàn bộ dữ liệu cá nhân khi Hợp đồng chấm dứt, trừ trường hợp pháp luật yêu cầu lưu trữ.</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8.4. Bên B tuân thủ các quy định về an toàn thông tin mạng theo Luật An toàn thông tin mạng 2015 và Luật An ninh mạng 2018.</w:t>
      </w:r>
    </w:p>
    <w:p>
      <w:pPr>
        <w:spacing w:after="100" w:before="240"/>
      </w:pPr>
      <w:r>
        <w:rPr>
          <w:rFonts w:ascii="Times New Roman" w:cs="Times New Roman" w:eastAsia="Times New Roman" w:hAnsi="Times New Roman"/>
          <w:b/>
          <w:bCs/>
          <w:sz w:val="22"/>
          <w:szCs w:val="22"/>
        </w:rPr>
        <w:t xml:space="preserve">ĐIỀU 9. QUYỀN SỞ HỮU TRÍ TUỆ</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9.1. Toàn bộ sản phẩm, phần mềm, mã nguồn, tài liệu kỹ thuật được tạo ra trong quá trình thực hiện Hợp đồng thuộc quyền sở hữu của: ……… (Bên A/Bên B/Sở hữu chung — tùy thỏa thuận).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9.2. Bên B cam kết Dịch vụ cung cấp không vi phạm quyền sở hữu trí tuệ của bất kỳ bên thứ ba nào. Trường hợp phát sinh tranh chấp về sở hữu trí tuệ liên quan đến Dịch vụ, Bên B chịu trách nhiệm giải quyết và bồi thường thiệt hại cho Bên A.</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9.3. Hai bên thỏa thuận về quyền sở hữu trí tuệ phù hợp với quy định pháp luật về bản quyền, sở hữu trí tuệ theo hướng dẫn tại Thông tư 16/2024/TT-BTTTT.</w:t>
      </w:r>
    </w:p>
    <w:p>
      <w:pPr>
        <w:spacing w:after="100" w:before="240"/>
      </w:pPr>
      <w:r>
        <w:rPr>
          <w:rFonts w:ascii="Times New Roman" w:cs="Times New Roman" w:eastAsia="Times New Roman" w:hAnsi="Times New Roman"/>
          <w:b/>
          <w:bCs/>
          <w:sz w:val="22"/>
          <w:szCs w:val="22"/>
        </w:rPr>
        <w:t xml:space="preserve">ĐIỀU 10. TẠM DỪNG, CHẤM DỨT HỢP ĐỒNG</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10.1. Hợp đồng chấm dứt trong các trường hợp sau:</w:t>
      </w:r>
    </w:p>
    <w:p>
      <w:pPr>
        <w:spacing w:after="80" w:line="276"/>
        <w:ind w:left="720" w:hanging="360"/>
        <w:jc w:val="both"/>
      </w:pPr>
      <w:r>
        <w:rPr>
          <w:rFonts w:ascii="Times New Roman" w:cs="Times New Roman" w:eastAsia="Times New Roman" w:hAnsi="Times New Roman"/>
          <w:sz w:val="22"/>
          <w:szCs w:val="22"/>
        </w:rPr>
        <w:t xml:space="preserve">a) Hai bên hoàn thành đầy đủ nghĩa vụ theo Hợp đồng;</w:t>
      </w:r>
    </w:p>
    <w:p>
      <w:pPr>
        <w:spacing w:after="80" w:line="276"/>
        <w:ind w:left="720" w:hanging="360"/>
        <w:jc w:val="both"/>
      </w:pPr>
      <w:r>
        <w:rPr>
          <w:rFonts w:ascii="Times New Roman" w:cs="Times New Roman" w:eastAsia="Times New Roman" w:hAnsi="Times New Roman"/>
          <w:sz w:val="22"/>
          <w:szCs w:val="22"/>
        </w:rPr>
        <w:t xml:space="preserve">b) Hai bên thỏa thuận chấm dứt bằng văn bản;</w:t>
      </w:r>
    </w:p>
    <w:p>
      <w:pPr>
        <w:spacing w:after="80" w:line="276"/>
        <w:ind w:left="720" w:hanging="360"/>
        <w:jc w:val="both"/>
      </w:pPr>
      <w:r>
        <w:rPr>
          <w:rFonts w:ascii="Times New Roman" w:cs="Times New Roman" w:eastAsia="Times New Roman" w:hAnsi="Times New Roman"/>
          <w:sz w:val="22"/>
          <w:szCs w:val="22"/>
        </w:rPr>
        <w:t xml:space="preserve">c) Một bên đơn phương chấm dứt theo quy định tại Khoản 10.2, 10.3 dưới đây;</w:t>
      </w:r>
    </w:p>
    <w:p>
      <w:pPr>
        <w:spacing w:after="80" w:line="276"/>
        <w:ind w:left="720" w:hanging="360"/>
        <w:jc w:val="both"/>
      </w:pPr>
      <w:r>
        <w:rPr>
          <w:rFonts w:ascii="Times New Roman" w:cs="Times New Roman" w:eastAsia="Times New Roman" w:hAnsi="Times New Roman"/>
          <w:sz w:val="22"/>
          <w:szCs w:val="22"/>
        </w:rPr>
        <w:t xml:space="preserve">d) Do sự kiện bất khả kháng kéo dài quá …… (……) ngày.</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10.2. Bên A có quyền đơn phương chấm dứt Hợp đồng khi:</w:t>
      </w:r>
    </w:p>
    <w:p>
      <w:pPr>
        <w:spacing w:after="80" w:line="276"/>
        <w:ind w:left="720" w:hanging="360"/>
        <w:jc w:val="both"/>
      </w:pPr>
      <w:r>
        <w:rPr>
          <w:rFonts w:ascii="Times New Roman" w:cs="Times New Roman" w:eastAsia="Times New Roman" w:hAnsi="Times New Roman"/>
          <w:sz w:val="22"/>
          <w:szCs w:val="22"/>
        </w:rPr>
        <w:t xml:space="preserve">a) Bên B vi phạm nghiêm trọng nghĩa vụ và không khắc phục trong vòng …… (……) ngày kể từ ngày nhận được thông báo bằng văn bản;</w:t>
      </w:r>
    </w:p>
    <w:p>
      <w:pPr>
        <w:spacing w:after="80" w:line="276"/>
        <w:ind w:left="720" w:hanging="360"/>
        <w:jc w:val="both"/>
      </w:pPr>
      <w:r>
        <w:rPr>
          <w:rFonts w:ascii="Times New Roman" w:cs="Times New Roman" w:eastAsia="Times New Roman" w:hAnsi="Times New Roman"/>
          <w:sz w:val="22"/>
          <w:szCs w:val="22"/>
        </w:rPr>
        <w:t xml:space="preserve">b) Bên B bị tuyên bố phá sản hoặc giải thể.</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10.3. Bên B có quyền đơn phương chấm dứt Hợp đồng khi:</w:t>
      </w:r>
    </w:p>
    <w:p>
      <w:pPr>
        <w:spacing w:after="80" w:line="276"/>
        <w:ind w:left="720" w:hanging="360"/>
        <w:jc w:val="both"/>
      </w:pPr>
      <w:r>
        <w:rPr>
          <w:rFonts w:ascii="Times New Roman" w:cs="Times New Roman" w:eastAsia="Times New Roman" w:hAnsi="Times New Roman"/>
          <w:sz w:val="22"/>
          <w:szCs w:val="22"/>
        </w:rPr>
        <w:t xml:space="preserve">a) Bên A chậm thanh toán quá …… (……) ngày so với thời hạn quy định;</w:t>
      </w:r>
    </w:p>
    <w:p>
      <w:pPr>
        <w:spacing w:after="80" w:line="276"/>
        <w:ind w:left="720" w:hanging="360"/>
        <w:jc w:val="both"/>
      </w:pPr>
      <w:r>
        <w:rPr>
          <w:rFonts w:ascii="Times New Roman" w:cs="Times New Roman" w:eastAsia="Times New Roman" w:hAnsi="Times New Roman"/>
          <w:sz w:val="22"/>
          <w:szCs w:val="22"/>
        </w:rPr>
        <w:t xml:space="preserve">b) Bên A không phối hợp thực hiện gây ảnh hưởng nghiêm trọng đến tiến độ dự án.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10.4. Bên đơn phương chấm dứt phải thông báo bằng văn bản trước ít nhất …… (……) ngày.</w:t>
      </w:r>
    </w:p>
    <w:p>
      <w:pPr>
        <w:spacing w:after="100" w:before="240"/>
      </w:pPr>
      <w:r>
        <w:rPr>
          <w:rFonts w:ascii="Times New Roman" w:cs="Times New Roman" w:eastAsia="Times New Roman" w:hAnsi="Times New Roman"/>
          <w:b/>
          <w:bCs/>
          <w:sz w:val="22"/>
          <w:szCs w:val="22"/>
        </w:rPr>
        <w:t xml:space="preserve">ĐIỀU 11. PHẠT VI PHẠM VÀ BỒI THƯỜNG THIỆT HẠI</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11.1. Mức phạt vi phạm: ……% giá trị phần Hợp đồng bị vi phạm (theo Điều 301 Luật Thương mại 2005, không quá 8% giá trị phần nghĩa vụ hợp đồng bị vi phạm).</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11.2. Ngoài tiền phạt, bên vi phạm còn phải bồi thường toàn bộ thiệt hại thực tế, trực tiếp cho bên bị vi phạm theo Điều 302 Luật Thương mại 2005 và Điều 360 Bộ luật Dân sự 2015.</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11.3. Trường hợp Bên B chậm tiến độ, Bên B chịu phạt ……% giá trị Hợp đồng cho mỗi tuần chậm trễ, tổng mức phạt chậm trễ không vượt quá ……% giá trị Hợp đồng.</w:t>
      </w:r>
    </w:p>
    <w:p>
      <w:pPr>
        <w:spacing w:after="100" w:before="240"/>
      </w:pPr>
      <w:r>
        <w:rPr>
          <w:rFonts w:ascii="Times New Roman" w:cs="Times New Roman" w:eastAsia="Times New Roman" w:hAnsi="Times New Roman"/>
          <w:b/>
          <w:bCs/>
          <w:sz w:val="22"/>
          <w:szCs w:val="22"/>
        </w:rPr>
        <w:t xml:space="preserve">ĐIỀU 12. BẤT KHẢ KHÁNG</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12.1. Sự kiện bất khả kháng là sự kiện xảy ra một cách khách quan, không thể lường trước được và không thể khắc phục được mặc dù đã áp dụng mọi biện pháp cần thiết và khả năng cho phép (theo Điều 156 Bộ luật Dân sự 2015).</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12.2. Bên gặp sự kiện bất khả kháng phải thông báo bằng văn bản cho bên kia trong vòng …… (……) ngày kể từ ngày sự kiện xảy ra, kèm theo bằng chứng xác nhận.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12.3. Trong thời gian bất khả kháng, các nghĩa vụ bị ảnh hưởng được tạm hoãn và không bên nào chịu trách nhiệm bồi thường.</w:t>
      </w:r>
    </w:p>
    <w:p>
      <w:pPr>
        <w:spacing w:after="100" w:before="240"/>
      </w:pPr>
      <w:r>
        <w:rPr>
          <w:rFonts w:ascii="Times New Roman" w:cs="Times New Roman" w:eastAsia="Times New Roman" w:hAnsi="Times New Roman"/>
          <w:b/>
          <w:bCs/>
          <w:sz w:val="22"/>
          <w:szCs w:val="22"/>
        </w:rPr>
        <w:t xml:space="preserve">ĐIỀU 13. GIẢI QUYẾT TRANH CHẤP</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13.1. Mọi tranh chấp phát sinh từ hoặc liên quan đến Hợp đồng này trước hết được giải quyết thông qua thương lượng, hòa giải giữa hai bên.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13.2. Trường hợp không thương lượng được trong vòng …… (……) ngày, tranh chấp sẽ được đưa ra giải quyết tại:</w:t>
      </w:r>
    </w:p>
    <w:p>
      <w:pPr>
        <w:spacing w:after="80" w:line="276"/>
        <w:ind w:left="720" w:hanging="360"/>
        <w:jc w:val="both"/>
      </w:pPr>
      <w:r>
        <w:rPr>
          <w:rFonts w:ascii="Times New Roman" w:cs="Times New Roman" w:eastAsia="Times New Roman" w:hAnsi="Times New Roman"/>
          <w:sz w:val="22"/>
          <w:szCs w:val="22"/>
        </w:rPr>
        <w:t xml:space="preserve">☐ Tòa án nhân dân có thẩm quyền tại ……………………………</w:t>
      </w:r>
    </w:p>
    <w:p>
      <w:pPr>
        <w:spacing w:after="80" w:line="276"/>
        <w:ind w:left="720" w:hanging="360"/>
        <w:jc w:val="both"/>
      </w:pPr>
      <w:r>
        <w:rPr>
          <w:rFonts w:ascii="Times New Roman" w:cs="Times New Roman" w:eastAsia="Times New Roman" w:hAnsi="Times New Roman"/>
          <w:sz w:val="22"/>
          <w:szCs w:val="22"/>
        </w:rPr>
        <w:t xml:space="preserve">☐ Trung tâm Trọng tài Thương mại ……………………………</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13.3. Phán quyết của Tòa án/Trọng tài là chung thẩm và ràng buộc cả hai bên.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13.4. Trong quá trình giải quyết tranh chấp, các bên vẫn tiếp tục thực hiện các nghĩa vụ không liên quan đến tranh chấp.</w:t>
      </w:r>
    </w:p>
    <w:p>
      <w:pPr>
        <w:spacing w:after="100" w:before="240"/>
      </w:pPr>
      <w:r>
        <w:rPr>
          <w:rFonts w:ascii="Times New Roman" w:cs="Times New Roman" w:eastAsia="Times New Roman" w:hAnsi="Times New Roman"/>
          <w:b/>
          <w:bCs/>
          <w:sz w:val="22"/>
          <w:szCs w:val="22"/>
        </w:rPr>
        <w:t xml:space="preserve">ĐIỀU 14. ĐIỀU KHOẢN CHUNG</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14.1. Hợp đồng này có hiệu lực kể từ ngày ký và bao gồm các Phụ lục đính kèm. Các Phụ lục là bộ phận không tách rời của Hợp đồng.</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14.2. Mọi sửa đổi, bổ sung Hợp đồng phải được lập thành văn bản và có chữ ký của đại diện hợp pháp của cả hai bên.</w:t>
      </w:r>
    </w:p>
    <w:p>
      <w:pPr>
        <w:spacing w:after="120" w:before="0" w:line="276"/>
        <w:jc w:val="both"/>
      </w:pPr>
      <w:r>
        <w:rPr>
          <w:rFonts w:ascii="Times New Roman" w:cs="Times New Roman" w:eastAsia="Times New Roman" w:hAnsi="Times New Roman"/>
          <w:sz w:val="22"/>
          <w:szCs w:val="22"/>
        </w:rPr>
        <w:t xml:space="preserve">14.3. Hợp đồng được lập thành </w:t>
      </w:r>
      <w:del w:id="100" w:author="Claude" w:date="2026-03-04T00:00:00Z">
        <w:r>
          <w:rPr>
            <w:rFonts w:ascii="Times New Roman" w:cs="Times New Roman" w:eastAsia="Times New Roman" w:hAnsi="Times New Roman"/>
            <w:sz w:val="22"/>
            <w:szCs w:val="22"/>
          </w:rPr>
          <w:delText xml:space="preserve">…… (……)</w:delText>
        </w:r>
      </w:del>
      <w:ins w:id="101" w:author="Claude" w:date="2026-03-04T00:00:00Z">
        <w:r>
          <w:rPr>
            <w:rFonts w:ascii="Times New Roman" w:cs="Times New Roman" w:eastAsia="Times New Roman" w:hAnsi="Times New Roman"/>
            <w:sz w:val="22"/>
            <w:szCs w:val="22"/>
          </w:rPr>
          <w:t xml:space="preserve">04 (bốn)</w:t>
        </w:r>
      </w:ins>
      <w:r>
        <w:rPr>
          <w:rFonts w:ascii="Times New Roman" w:cs="Times New Roman" w:eastAsia="Times New Roman" w:hAnsi="Times New Roman"/>
          <w:sz w:val="22"/>
          <w:szCs w:val="22"/>
        </w:rPr>
        <w:t xml:space="preserve"> bản bằng tiếng Việt, có giá trị pháp lý như nhau, mỗi bên giữ </w:t>
      </w:r>
      <w:del w:id="102" w:author="Claude" w:date="2026-03-04T00:00:00Z">
        <w:r>
          <w:rPr>
            <w:rFonts w:ascii="Times New Roman" w:cs="Times New Roman" w:eastAsia="Times New Roman" w:hAnsi="Times New Roman"/>
            <w:sz w:val="22"/>
            <w:szCs w:val="22"/>
          </w:rPr>
          <w:delText xml:space="preserve">…… (……)</w:delText>
        </w:r>
      </w:del>
      <w:ins w:id="103" w:author="Claude" w:date="2026-03-04T00:00:00Z">
        <w:r>
          <w:rPr>
            <w:rFonts w:ascii="Times New Roman" w:cs="Times New Roman" w:eastAsia="Times New Roman" w:hAnsi="Times New Roman"/>
            <w:sz w:val="22"/>
            <w:szCs w:val="22"/>
          </w:rPr>
          <w:t xml:space="preserve">02 (hai)</w:t>
        </w:r>
      </w:ins>
      <w:r>
        <w:rPr>
          <w:rFonts w:ascii="Times New Roman" w:cs="Times New Roman" w:eastAsia="Times New Roman" w:hAnsi="Times New Roman"/>
          <w:sz w:val="22"/>
          <w:szCs w:val="22"/>
        </w:rPr>
        <w:t xml:space="preserve"> bản.</w:t>
      </w:r>
    </w:p>
    <w:p>
      <w:pPr>
        <w:spacing w:after="120" w:before="0" w:line="276"/>
        <w:jc w:val="both"/>
      </w:pPr>
      <w:r>
        <w:rPr>
          <w:rFonts w:ascii="Times New Roman" w:cs="Times New Roman" w:eastAsia="Times New Roman" w:hAnsi="Times New Roman"/>
          <w:b w:val="false"/>
          <w:bCs w:val="false"/>
          <w:i w:val="false"/>
          <w:iCs w:val="false"/>
          <w:sz w:val="22"/>
          <w:szCs w:val="22"/>
        </w:rPr>
        <w:t xml:space="preserve">14.4. Các Phụ lục đính kèm Hợp đồng:</w:t>
      </w:r>
    </w:p>
    <w:p>
      <w:pPr>
        <w:spacing w:after="80" w:line="276"/>
        <w:ind w:left="720" w:hanging="360"/>
        <w:jc w:val="both"/>
      </w:pPr>
      <w:r>
        <w:rPr>
          <w:rFonts w:ascii="Times New Roman" w:cs="Times New Roman" w:eastAsia="Times New Roman" w:hAnsi="Times New Roman"/>
          <w:sz w:val="22"/>
          <w:szCs w:val="22"/>
        </w:rPr>
        <w:t xml:space="preserve">- Phụ lục 01: Mô tả kỹ thuật và phạm vi dịch vụ</w:t>
      </w:r>
    </w:p>
    <w:p>
      <w:pPr>
        <w:spacing w:after="80" w:line="276"/>
        <w:ind w:left="720" w:hanging="360"/>
        <w:jc w:val="both"/>
      </w:pPr>
      <w:r>
        <w:rPr>
          <w:rFonts w:ascii="Times New Roman" w:cs="Times New Roman" w:eastAsia="Times New Roman" w:hAnsi="Times New Roman"/>
          <w:sz w:val="22"/>
          <w:szCs w:val="22"/>
        </w:rPr>
        <w:t xml:space="preserve">- Phụ lục 02: Tiêu chí chất lượng dịch vụ (SLA)</w:t>
      </w:r>
    </w:p>
    <w:p>
      <w:pPr>
        <w:spacing w:after="80" w:line="276"/>
        <w:ind w:left="720" w:hanging="360"/>
        <w:jc w:val="both"/>
      </w:pPr>
      <w:r>
        <w:rPr>
          <w:rFonts w:ascii="Times New Roman" w:cs="Times New Roman" w:eastAsia="Times New Roman" w:hAnsi="Times New Roman"/>
          <w:sz w:val="22"/>
          <w:szCs w:val="22"/>
        </w:rPr>
        <w:t xml:space="preserve">- Phụ lục 03: Bảng giá chi tiết</w:t>
      </w:r>
    </w:p>
    <w:p>
      <w:pPr>
        <w:spacing w:after="80" w:line="276"/>
        <w:ind w:left="720" w:hanging="360"/>
        <w:jc w:val="both"/>
      </w:pPr>
      <w:r>
        <w:rPr>
          <w:rFonts w:ascii="Times New Roman" w:cs="Times New Roman" w:eastAsia="Times New Roman" w:hAnsi="Times New Roman"/>
          <w:sz w:val="22"/>
          <w:szCs w:val="22"/>
        </w:rPr>
        <w:t xml:space="preserve">- Phụ lục 04: Kế hoạch triển khai</w:t>
      </w:r>
    </w:p>
    <w:p>
      <w:pPr>
        <w:spacing w:after="80"/>
      </w:pPr>
      <w:r>
        <w:rPr>
          <w:sz w:val="22"/>
          <w:szCs w:val="22"/>
        </w:rPr>
        <w:t xml:space="preserve"/>
      </w:r>
    </w:p>
    <w:p>
      <w:pPr>
        <w:spacing w:after="8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Pr>
          <w:p>
            <w:pPr>
              <w:spacing w:after="40"/>
              <w:jc w:val="center"/>
            </w:pPr>
            <w:r>
              <w:rPr>
                <w:rFonts w:ascii="Times New Roman" w:cs="Times New Roman" w:eastAsia="Times New Roman" w:hAnsi="Times New Roman"/>
                <w:b/>
                <w:bCs/>
                <w:sz w:val="22"/>
                <w:szCs w:val="22"/>
              </w:rPr>
              <w:t xml:space="preserve">ĐẠI DIỆN BÊN A</w:t>
            </w:r>
          </w:p>
          <w:p>
            <w:pPr>
              <w:spacing w:after="40"/>
              <w:jc w:val="center"/>
            </w:pPr>
            <w:r>
              <w:rPr>
                <w:rFonts w:ascii="Times New Roman" w:cs="Times New Roman" w:eastAsia="Times New Roman" w:hAnsi="Times New Roman"/>
                <w:i/>
                <w:iCs/>
                <w:sz w:val="20"/>
                <w:szCs w:val="20"/>
              </w:rPr>
              <w:t xml:space="preserve">(Ký, ghi rõ họ tên, đóng dấu)</w:t>
            </w:r>
          </w:p>
          <w:p>
            <w:pPr>
              <w:spacing w:after="80"/>
            </w:pPr>
            <w:r>
              <w:rPr>
                <w:sz w:val="22"/>
                <w:szCs w:val="22"/>
              </w:rPr>
              <w:t xml:space="preserve"/>
            </w:r>
          </w:p>
          <w:p>
            <w:pPr>
              <w:spacing w:after="80"/>
            </w:pPr>
            <w:r>
              <w:rPr>
                <w:sz w:val="22"/>
                <w:szCs w:val="22"/>
              </w:rPr>
              <w:t xml:space="preserve"/>
            </w:r>
          </w:p>
          <w:p>
            <w:pPr>
              <w:spacing w:after="80"/>
            </w:pPr>
            <w:r>
              <w:rPr>
                <w:sz w:val="22"/>
                <w:szCs w:val="22"/>
              </w:rPr>
              <w:t xml:space="preserve"/>
            </w:r>
          </w:p>
          <w:p>
            <w:pPr>
              <w:spacing w:after="80"/>
            </w:pPr>
            <w:r>
              <w:rPr>
                <w:sz w:val="22"/>
                <w:szCs w:val="22"/>
              </w:rPr>
              <w:t xml:space="preserve"/>
            </w:r>
          </w:p>
        </w:tc>
        <w:tc>
          <w:tcPr>
            <w:tcW w:type="dxa" w:w="4513"/>
            <w:tcBorders>
              <w:top w:val="none"/>
              <w:left w:val="none"/>
              <w:bottom w:val="none"/>
              <w:right w:val="none"/>
            </w:tcBorders>
          </w:tcPr>
          <w:p>
            <w:pPr>
              <w:spacing w:after="40"/>
              <w:jc w:val="center"/>
            </w:pPr>
            <w:r>
              <w:rPr>
                <w:rFonts w:ascii="Times New Roman" w:cs="Times New Roman" w:eastAsia="Times New Roman" w:hAnsi="Times New Roman"/>
                <w:b/>
                <w:bCs/>
                <w:sz w:val="22"/>
                <w:szCs w:val="22"/>
              </w:rPr>
              <w:t xml:space="preserve">ĐẠI DIỆN BÊN B</w:t>
            </w:r>
          </w:p>
          <w:p>
            <w:pPr>
              <w:spacing w:after="40"/>
              <w:jc w:val="center"/>
            </w:pPr>
            <w:r>
              <w:rPr>
                <w:rFonts w:ascii="Times New Roman" w:cs="Times New Roman" w:eastAsia="Times New Roman" w:hAnsi="Times New Roman"/>
                <w:i/>
                <w:iCs/>
                <w:sz w:val="20"/>
                <w:szCs w:val="20"/>
              </w:rPr>
              <w:t xml:space="preserve">(Ký, ghi rõ họ tên, đóng dấu)</w:t>
            </w:r>
          </w:p>
          <w:p>
            <w:pPr>
              <w:spacing w:after="80"/>
            </w:pPr>
            <w:r>
              <w:rPr>
                <w:sz w:val="22"/>
                <w:szCs w:val="22"/>
              </w:rPr>
              <w:t xml:space="preserve"/>
            </w:r>
          </w:p>
          <w:p>
            <w:pPr>
              <w:spacing w:after="80"/>
            </w:pPr>
            <w:r>
              <w:rPr>
                <w:sz w:val="22"/>
                <w:szCs w:val="22"/>
              </w:rPr>
              <w:t xml:space="preserve"/>
            </w:r>
          </w:p>
          <w:p>
            <w:pPr>
              <w:spacing w:after="80"/>
            </w:pPr>
            <w:r>
              <w:rPr>
                <w:sz w:val="22"/>
                <w:szCs w:val="22"/>
              </w:rPr>
              <w:t xml:space="preserve"/>
            </w:r>
          </w:p>
          <w:p>
            <w:pPr>
              <w:spacing w:after="80"/>
            </w:pPr>
            <w:r>
              <w:rPr>
                <w:sz w:val="22"/>
                <w:szCs w:val="22"/>
              </w:rPr>
              <w:t xml:space="preserve"/>
            </w:r>
          </w:p>
        </w:tc>
      </w:tr>
    </w:tbl>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2026-03-04T04:57:26.453Z</dcterms:created>
  <dcterms:modified xsi:type="dcterms:W3CDTF">2026-03-04T04:57:26.454Z</dcterms:modified>
</cp:coreProperties>
</file>

<file path=docProps/custom.xml><?xml version="1.0" encoding="utf-8"?>
<Properties xmlns="http://schemas.openxmlformats.org/officeDocument/2006/custom-properties" xmlns:vt="http://schemas.openxmlformats.org/officeDocument/2006/docPropsVTypes"/>
</file>